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境界ケースの検証用文書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―読み取りの網羅性を確かめる―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一郎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１．読み取りの境界ケース</w:t>
      </w:r>
    </w:p>
    <w:p>
      <w:pPr>
        <w:pStyle w:val="af5"/>
      </w:pPr>
      <w:r>
        <w:t>Word の脚注</w:t>
      </w:r>
      <w:r>
        <w:rPr>
          <w:rStyle w:val="a9"/>
        </w:rPr>
        <w:footnoteReference w:id="5"/>
      </w:r>
      <w:r>
        <w:t>が付いた文。</w:t>
      </w:r>
    </w:p>
    <w:p>
      <w:pPr>
        <w:pStyle w:val="af5"/>
      </w:pPr>
      <w:r>
        <w:t>表示される文字</w:t>
      </w:r>
      <w:r>
        <w:rPr>
          <w:vanish/>
        </w:rPr>
        <w:t>（隠し文字）</w:t>
      </w:r>
      <w:del w:id="1" w:author="x">
        <w:r>
          <w:delText>削除済み</w:delText>
        </w:r>
      </w:del>
      <w:ins w:id="2" w:author="x">
        <w:r>
          <w:t>挿入済み</w:t>
        </w:r>
      </w:ins>
      <w:r>
        <w:t>。</w:t>
      </w:r>
    </w:p>
    <w:p>
      <w:pPr>
        <w:pStyle w:val="af5"/>
      </w:pPr>
      <w:r>
        <w:fldChar w:fldCharType="begin"/>
      </w:r>
      <w:r>
        <w:instrText xml:space="preserve"> HYPERLINK "https://example.net/field" </w:instrText>
      </w:r>
      <w:r>
        <w:fldChar w:fldCharType="separate"/>
      </w:r>
      <w:r>
        <w:t>フィールドのリンク</w:t>
      </w:r>
      <w:r>
        <w:fldChar w:fldCharType="end"/>
      </w:r>
      <w:r>
        <w:t>と記号</w:t>
      </w:r>
      <w:r>
        <w:sym w:font="Symbol" w:char="F061"/>
      </w:r>
      <w:r>
        <w:t>と</w:t>
      </w:r>
      <w:hyperlink r:id="rId901">
        <w:r>
          <w:t>通常のリンク</w:t>
        </w:r>
      </w:hyperlink>
      <w:r>
        <w:t>。改行</w:t>
      </w:r>
      <w:r>
        <w:br/>
      </w:r>
      <w:r>
        <w:t>の後。</w:t>
      </w:r>
    </w:p>
    <w:p xmlns:a="http://schemas.openxmlformats.org/drawingml/2006/main">
      <w:pPr>
        <w:pStyle w:val="af5"/>
      </w:pPr>
      <w:r>
        <w:t>図1はテキストボックスの例。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wrapNone/>
                <wp:docPr id="201" name="テキスト ボックス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fa"/>
                            </w:pPr>
                            <w:r>
                              <w:t>図1　テキストボックス内のキャプション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fa"/>
                      </w:pPr>
                      <w:r>
                        <w:t>図1　テキストボックス内のキャプション</w:t>
                      </w:r>
                    </w:p>
                  </w:txbxContent>
                </v:textbox>
              </v:shape>
            </w:pict>
          </mc:Fallback>
        </mc:AlternateContent>
      </w:r>
    </w:p>
    <w:p xmlns:a="http://schemas.openxmlformats.org/drawingml/2006/main">
      <w:pPr>
        <w:pStyle w:val="af5"/>
      </w:pPr>
      <w:r>
        <w:t>図2は表で組んだ問題の例。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1200000"/>
                <wp:wrapNone/>
                <wp:docPr id="202" name="テキスト ボックス"/>
                <a:graphic>
                  <a:graphicData uri="http://schemas.microsoft.com/office/word/2010/wordprocessingShape">
                    <wps:wsp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問1　架空の問題文である。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問2　もう一つの問題文である。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af5"/>
                            </w:pPr>
                            <w:r>
                              <w:t>図2　テキストボックス内の表で組んだ問題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問1　架空の問題文である。</w:t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問2　もう一つの問題文である。</w:t>
                            </w:r>
                          </w:p>
                        </w:tc>
                      </w:tr>
                    </w:tbl>
                    <w:p>
                      <w:pPr>
                        <w:pStyle w:val="af5"/>
                      </w:pPr>
                      <w:r>
                        <w:t>図2　テキストボックス内の表で組んだ問題</w:t>
                      </w:r>
                    </w:p>
                  </w:txbxContent>
                </v:textbox>
              </v:shape>
            </w:pict>
          </mc:Fallback>
        </mc:AlternateContent>
      </w:r>
    </w:p>
    <w:p xmlns:a="http://schemas.openxmlformats.org/drawingml/2006/main" xmlns:pic="http://schemas.openxmlformats.org/drawingml/2006/picture">
      <w:pPr>
        <w:pStyle w:val="af5"/>
      </w:pPr>
      <w:r>
        <w:t>図3はテキストボックス内の画像の例。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1500000"/>
                <wp:wrapNone/>
                <wp:docPr id="203" name="テキスト ボックス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800000" cy="1100000"/>
                                  <wp:docPr id="204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4" name="図"/>
                                          <pic:cNvPicPr/>
                                        </pic:nvPicPr>
                                        <pic:blipFill>
                                          <a:blip r:embed="rId9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10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5"/>
                            </w:pPr>
                            <w:r>
                              <w:t>図3　テキストボックス内の画像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800000" cy="1100000"/>
                            <wp:docPr id="204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04" name="図"/>
                                    <pic:cNvPicPr/>
                                  </pic:nvPicPr>
                                  <pic:blipFill>
                                    <a:blip r:embed="rId9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0" cy="110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af5"/>
                      </w:pPr>
                      <w:r>
                        <w:t>図3　テキストボックス内の画像</w:t>
                      </w:r>
                    </w:p>
                  </w:txbxContent>
                </v:textbox>
              </v:shape>
            </w:pict>
          </mc:Fallback>
        </mc:AlternateContent>
      </w:r>
    </w:p>
    <w:p xmlns:a="http://schemas.openxmlformats.org/drawingml/2006/main">
      <w:pPr>
        <w:pStyle w:val="af5"/>
      </w:pPr>
      <w:r>
        <w:t>表1はテキストボックス内の表の例。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1000000"/>
                <wp:wrapNone/>
                <wp:docPr id="205" name="テキスト ボックス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t>表1　テキストボックス内の表</w:t>
                            </w:r>
                          </w:p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観点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内容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論証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根拠を示す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t>表1　テキストボックス内の表</w:t>
                      </w:r>
                    </w:p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観点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内容</w:t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論証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根拠を示す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全角スペースで始まる段落と	タブ。</w:t>
      </w:r>
    </w:p>
    <w:p>
      <w:pPr>
        <w:pStyle w:val="af5"/>
      </w:pPr>
      <w:r>
        <w:t xml:space="preserve">　全角スペースで始まる段落。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試験一郎（2020）．「境界ケース」．『架空誌』，第1巻，pp.1-2．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Edge Cases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Checking Coverage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Ichiro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Edge case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  <w:footnote w:id="5">
    <w:p>
      <w:pPr>
        <w:pStyle w:val="a8"/>
      </w:pPr>
      <w:r>
        <w:rPr>
          <w:rStyle w:val="a9"/>
        </w:rPr>
        <w:footnoteRef/>
      </w:r>
      <w:r>
        <w:t xml:space="preserve"> Word の脚注機能で付けた注です。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hyperlink" Target="https://example.com/a?b=1&amp;c=2" TargetMode="External"/><Relationship Id="rId902" Type="http://schemas.openxmlformats.org/officeDocument/2006/relationships/image" Target="media/tbfig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