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構造の検証用文書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―図形の中の文字で領域を変えない―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七郎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１．テキストボックスの中の別の領域のスタイル</w:t>
      </w:r>
    </w:p>
    <w:p xmlns:a="http://schemas.openxmlformats.org/drawingml/2006/main">
      <w:pPr>
        <w:pStyle w:val="af5"/>
      </w:pPr>
      <w:r>
        <w:t>試験（2025）にならい，図形の中の文字で論文の構造が変わらないことを確かめる。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000" cy="300000"/>
                <wp:wrapNone/>
                <wp:docPr id="611" name="図形 611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t>注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t>注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1) 番号で始まる本文の段落も，注にはならない。</w:t>
      </w:r>
    </w:p>
    <w:p xmlns:a="http://schemas.openxmlformats.org/drawingml/2006/main">
      <w:pPr>
        <w:pStyle w:val="af5"/>
      </w:pPr>
      <w:r>
        <w:t>英語の語を囲みに入れた。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00000" cy="300000"/>
                <wp:wrapNone/>
                <wp:docPr id="612" name="図形 612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f0"/>
                            </w:pPr>
                            <w:r>
                              <w:t>Area model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f0"/>
                      </w:pPr>
                      <w:r>
                        <w:t>Area model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囲みの後の本文も，本文のまま続く。</w:t>
      </w:r>
    </w:p>
    <w:p>
      <w:pPr>
        <w:pStyle w:val="aff1"/>
      </w:pPr>
      <w:r>
        <w:t>２．Word の脚注と文末脚注</w:t>
      </w:r>
    </w:p>
    <w:p>
      <w:pPr>
        <w:pStyle w:val="af5"/>
      </w:pPr>
      <w:r>
        <w:t>脚注を付けた文</w:t>
      </w:r>
      <w:r>
        <w:rPr>
          <w:rStyle w:val="a9"/>
        </w:rPr>
        <w:footnoteReference w:id="5"/>
      </w:r>
      <w:r>
        <w:t>と文末脚注を付けた文</w:t>
      </w:r>
      <w:r>
        <w:rPr>
          <w:rStyle w:val="a9"/>
        </w:rPr>
        <w:endnoteReference w:id="5"/>
      </w:r>
      <w:r>
        <w:t>。</w:t>
      </w:r>
    </w:p>
    <w:p>
      <w:pPr>
        <w:pStyle w:val="af5"/>
      </w:pPr>
      <w:r>
        <w:t>削除した参照</w:t>
      </w:r>
      <w:del w:id="97655" w:author="試験" w:date="2026-01-01T00:00:00Z">
        <w:r>
          <w:rPr>
            <w:rStyle w:val="a9"/>
          </w:rPr>
          <w:footnoteReference w:id="6"/>
        </w:r>
      </w:del>
      <w:r>
        <w:t>のある文。</w:t>
      </w:r>
    </w:p>
    <w:p>
      <w:pPr>
        <w:pStyle w:val="af5"/>
      </w:pPr>
      <w:r>
        <w:t>記号を自分で付けた文末脚注</w:t>
      </w:r>
      <w:r>
        <w:rPr>
          <w:rStyle w:val="a9"/>
        </w:rPr>
        <w:endnoteReference w:customMarkFollows="1" w:id="7"/>
        <w:t>*</w:t>
      </w:r>
      <w:r>
        <w:t>の文と，注の中から文末脚注を参照する脚注</w:t>
      </w:r>
      <w:r>
        <w:rPr>
          <w:rStyle w:val="a9"/>
        </w:rPr>
        <w:footnoteReference w:id="8"/>
      </w:r>
      <w:r>
        <w:t>の文。</w:t>
      </w:r>
    </w:p>
    <w:p>
      <w:pPr>
        <w:pStyle w:val="aff1"/>
      </w:pPr>
      <w:r>
        <w:t>３．おわりに</w:t>
      </w:r>
    </w:p>
    <w:p>
      <w:pPr>
        <w:pStyle w:val="af5"/>
      </w:pPr>
      <w:r>
        <w:t>以上のように，章と引用文献は図形の中の文字に左右されない。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試験七郎（2025）．「構造の検証」．『架空誌』，第6巻，pp.11-12．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Checking the Structure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Regions and Shapes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Shichiro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Structure abstract.</w:t>
      </w:r>
    </w:p>
    <w:p>
      <w:pPr>
        <w:pStyle w:val="aff0"/>
      </w:pPr>
      <w:r>
        <w:t>資料（授業プリント）</w:t>
      </w:r>
    </w:p>
    <w:p>
      <w:pPr>
        <w:pStyle w:val="aff0"/>
      </w:pPr>
      <w:r>
        <w:t>問1　架空の問題文である。</w:t>
      </w:r>
    </w:p>
    <w:p>
      <w:pPr>
        <w:pStyle w:val="aff0"/>
      </w:pPr>
      <w:r>
        <w:t>問2　もう一つの架空の問題文である。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  <w:endnote w:id="5">
    <w:p>
      <w:r>
        <w:rPr>
          <w:rStyle w:val="a9"/>
        </w:rPr>
        <w:endnoteRef/>
      </w:r>
      <w:r>
        <w:t xml:space="preserve"> 文末脚注５の一段落目の架空の説明。</w:t>
      </w:r>
    </w:p>
    <w:p>
      <w:r>
        <w:t>文末脚注５の二段落目の架空の補足。</w:t>
      </w:r>
    </w:p>
  </w:endnote>
  <w:endnote w:id="7">
    <w:p>
      <w:r>
        <w:rPr>
          <w:rStyle w:val="a9"/>
        </w:rPr>
        <w:t>*</w:t>
      </w:r>
      <w:r>
        <w:t xml:space="preserve"> 記号を自分で付けた文末脚注７の架空の説明。</w:t>
      </w:r>
    </w:p>
  </w:endnote>
  <w:endnote w:id="8">
    <w:p>
      <w:r>
        <w:rPr>
          <w:rStyle w:val="a9"/>
        </w:rPr>
        <w:endnoteRef/>
      </w:r>
      <w:r>
        <w:t xml:space="preserve"> 脚注の中から参照される文末脚注８の架空の説明。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  <w:footnote w:id="5">
    <w:p>
      <w:pPr>
        <w:pStyle w:val="a8"/>
      </w:pPr>
      <w:r>
        <w:rPr>
          <w:rStyle w:val="a9"/>
        </w:rPr>
        <w:footnoteRef/>
      </w:r>
      <w:r>
        <w:t xml:space="preserve"> 脚注５の架空の説明。</w:t>
      </w:r>
    </w:p>
  </w:footnote>
  <w:footnote w:id="6">
    <w:p>
      <w:pPr>
        <w:pStyle w:val="a8"/>
      </w:pPr>
      <w:r>
        <w:rPr>
          <w:rStyle w:val="a9"/>
        </w:rPr>
        <w:footnoteRef/>
      </w:r>
      <w:r>
        <w:t xml:space="preserve"> 参照が削除された脚注６の架空の説明。</w:t>
      </w:r>
    </w:p>
  </w:footnote>
  <w:footnote w:id="8">
    <w:p>
      <w:pPr>
        <w:pStyle w:val="a8"/>
      </w:pPr>
      <w:r>
        <w:rPr>
          <w:rStyle w:val="a9"/>
        </w:rPr>
        <w:footnoteRef/>
      </w:r>
      <w:r>
        <w:t xml:space="preserve"> 脚注８の中から文末脚注を参照する</w:t>
      </w:r>
      <w:r>
        <w:rPr>
          <w:rStyle w:val="a9"/>
        </w:rPr>
        <w:endnoteReference w:id="8"/>
      </w:r>
      <w:r>
        <w:t>架空の説明。</w:t>
      </w:r>
    </w:p>
  </w:footnote>
  <w:footnote w:id="9">
    <w:p>
      <w:pPr>
        <w:pStyle w:val="a8"/>
      </w:pPr>
      <w:r>
        <w:rPr>
          <w:rStyle w:val="a9"/>
        </w:rPr>
        <w:footnoteRef/>
      </w:r>
      <w:r>
        <w:t xml:space="preserve"> 参照されていない脚注９の架空の説明。</w:t>
      </w:r>
    </w:p>
    <w:p>
      <w:pPr>
        <w:pStyle w:val="a8"/>
      </w:pPr>
      <w:r>
        <w:t xml:space="preserve">　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